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del w:author="War Beats DC" w:id="0" w:date="2024-04-19T20:36:27Z"/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  <w:del w:author="War Beats DC" w:id="0" w:date="2024-04-19T20:36:27Z">
        <w:bookmarkStart w:colFirst="0" w:colLast="0" w:name="_87tykp1u0l36" w:id="0"/>
        <w:bookmarkEnd w:id="0"/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02">
      <w:pPr>
        <w:pStyle w:val="Heading1"/>
        <w:jc w:val="center"/>
        <w:rPr>
          <w:del w:author="War Beats DC" w:id="0" w:date="2024-04-19T20:36:27Z"/>
          <w:rFonts w:ascii="Google Sans" w:cs="Google Sans" w:eastAsia="Google Sans" w:hAnsi="Google Sans"/>
          <w:sz w:val="24"/>
          <w:szCs w:val="24"/>
        </w:rPr>
        <w:pPrChange w:author="War Beats DC" w:id="0" w:date="2024-04-19T20:36:27Z">
          <w:pPr/>
        </w:pPrChange>
      </w:pPr>
      <w:del w:author="War Beats DC" w:id="0" w:date="2024-04-19T20:36:27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03">
      <w:pPr>
        <w:rPr>
          <w:del w:author="War Beats DC" w:id="0" w:date="2024-04-19T20:36:27Z"/>
          <w:rFonts w:ascii="Google Sans" w:cs="Google Sans" w:eastAsia="Google Sans" w:hAnsi="Google Sans"/>
          <w:i w:val="1"/>
          <w:sz w:val="24"/>
          <w:szCs w:val="24"/>
        </w:rPr>
      </w:pPr>
      <w:del w:author="War Beats DC" w:id="0" w:date="2024-04-19T20:36:27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  <w:rPrChange w:author="War Beats DC" w:id="2" w:date="2024-04-19T20:15:38Z">
                  <w:rPr>
                    <w:rFonts w:ascii="Google Sans" w:cs="Google Sans" w:eastAsia="Google Sans" w:hAnsi="Google Sans"/>
                    <w:sz w:val="24"/>
                    <w:szCs w:val="24"/>
                  </w:rPr>
                </w:rPrChange>
              </w:rPr>
              <w:pPrChange w:author="War Beats DC" w:id="0" w:date="2024-04-19T20:15:38Z">
                <w:pPr>
                  <w:widowControl w:val="0"/>
                  <w:numPr>
                    <w:ilvl w:val="0"/>
                    <w:numId w:val="6"/>
                  </w:numPr>
                  <w:spacing w:line="240" w:lineRule="auto"/>
                  <w:ind w:left="720" w:hanging="360"/>
                  <w:jc w:val="both"/>
                </w:pPr>
              </w:pPrChange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  <w:rPrChange w:author="War Beats DC" w:id="3" w:date="2024-04-19T20:15:39Z">
                  <w:rPr>
                    <w:rFonts w:ascii="Google Sans" w:cs="Google Sans" w:eastAsia="Google Sans" w:hAnsi="Google Sans"/>
                    <w:sz w:val="24"/>
                    <w:szCs w:val="24"/>
                  </w:rPr>
                </w:rPrChange>
              </w:rPr>
              <w:pPrChange w:author="War Beats DC" w:id="0" w:date="2024-04-19T20:15:39Z">
                <w:pPr>
                  <w:widowControl w:val="0"/>
                  <w:numPr>
                    <w:ilvl w:val="0"/>
                    <w:numId w:val="3"/>
                  </w:numPr>
                  <w:spacing w:line="240" w:lineRule="auto"/>
                  <w:ind w:left="720" w:hanging="360"/>
                  <w:jc w:val="both"/>
                </w:pPr>
              </w:pPrChange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6D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Google Sans" w:cs="Google Sans" w:eastAsia="Google Sans" w:hAnsi="Google Sans"/>
        </w:rPr>
      </w:pPr>
      <w:bookmarkStart w:colFirst="0" w:colLast="0" w:name="_uot4fk63k28n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Recommendations for Improved Security Posture at Botium Toys</w:t>
      </w:r>
    </w:p>
    <w:p w:rsidR="00000000" w:rsidDel="00000000" w:rsidP="00000000" w:rsidRDefault="00000000" w:rsidRPr="00000000" w14:paraId="00000071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 are some key recommendations your IT manager can communicate to stakeholders to reduce risks and enhance Botium Toys' security posture:</w:t>
      </w:r>
    </w:p>
    <w:p w:rsidR="00000000" w:rsidDel="00000000" w:rsidP="00000000" w:rsidRDefault="00000000" w:rsidRPr="00000000" w14:paraId="00000072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1. Implement a Comprehensive Asset Management Program: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Conduct a thorough inventory of all IT assets, including hardware, software, and data.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Classify assets based on criticality to business operations.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Establish clear ownership and accountability for each asset.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Track asset lifecycle from acquisition to disposal.</w:t>
      </w:r>
    </w:p>
    <w:p w:rsidR="00000000" w:rsidDel="00000000" w:rsidP="00000000" w:rsidRDefault="00000000" w:rsidRPr="00000000" w14:paraId="00000078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2. Strengthen Access Controls: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the principle of least privilege, granting users access only to the resources they require for their job functions.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Enforce separation of duties to prevent individuals from having excessive control over critical data or processes.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Regularly review and update user access privileges.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Consider multi-factor authentication (MFA) for additional access security.</w:t>
      </w:r>
    </w:p>
    <w:p w:rsidR="00000000" w:rsidDel="00000000" w:rsidP="00000000" w:rsidRDefault="00000000" w:rsidRPr="00000000" w14:paraId="0000007E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3. Encrypt Sensitive Data: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Encrypt all customer data at rest and in transit, including credit card information, PII, and SPII.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a robust key management strategy to protect encryption keys.</w:t>
      </w:r>
    </w:p>
    <w:p w:rsidR="00000000" w:rsidDel="00000000" w:rsidP="00000000" w:rsidRDefault="00000000" w:rsidRPr="00000000" w14:paraId="00000082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4. Enhance Network Security: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and configure an intrusion detection system (IDS) to monitor network traffic for malicious activity.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Regularly update security software (firewalls, antivirus, etc.) with the latest patches.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Segment the network to isolate critical systems and data from less sensitive areas.</w:t>
      </w:r>
    </w:p>
    <w:p w:rsidR="00000000" w:rsidDel="00000000" w:rsidP="00000000" w:rsidRDefault="00000000" w:rsidRPr="00000000" w14:paraId="00000087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5. Develop a Disaster Recovery Plan: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 comprehensive disaster recovery plan that outlines procedures for recovering critical systems and data in case of an outage or security incident.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Regularly test the disaster recovery plan to ensure its effectiveness.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a secure data backup strategy with regular backups stored offsite.</w:t>
      </w:r>
    </w:p>
    <w:p w:rsidR="00000000" w:rsidDel="00000000" w:rsidP="00000000" w:rsidRDefault="00000000" w:rsidRPr="00000000" w14:paraId="0000008C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6. Strengthen Password Policy and Management: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Enforce a strong password policy with minimum complexity requirements (length, character types).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a centralized password management system to enforce password policy and reduce password fatigue.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Educate employees on password security best practices, including avoiding password reuse and phishing scams.</w:t>
      </w:r>
    </w:p>
    <w:p w:rsidR="00000000" w:rsidDel="00000000" w:rsidP="00000000" w:rsidRDefault="00000000" w:rsidRPr="00000000" w14:paraId="00000091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7. Address Legacy System Vulnerabilities: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Develop a schedule for regular maintenance and patching of legacy systems.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Consider upgrading or replacing outdated systems that are no longer supported by vendors.</w:t>
      </w:r>
    </w:p>
    <w:p w:rsidR="00000000" w:rsidDel="00000000" w:rsidP="00000000" w:rsidRDefault="00000000" w:rsidRPr="00000000" w14:paraId="00000095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8. Compliance Considerations: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Identify relevant data privacy regulations that Botium Toys needs to comply with (e.g., GDPR, CCPA).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controls and procedures to ensure compliance with these regulations.</w:t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Regularly review and update compliance policies as regulations evolve.</w:t>
      </w:r>
    </w:p>
    <w:p w:rsidR="00000000" w:rsidDel="00000000" w:rsidP="00000000" w:rsidRDefault="00000000" w:rsidRPr="00000000" w14:paraId="0000009A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Communication Strategy: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presenting these recommendations to stakeholders, the IT manager should: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Focus on business impact: Explain how weak security controls can disrupt operations, damage reputation, and result in financial losses.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Quantify risks where possible: Use data breaches or cyberattacks impacting similar companies to illustrate potential costs.</w:t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Present solutions in a cost-effective manner: Highlight the long-term benefits of security investments compared to the potential costs of a security incident.</w:t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  <w:color w:val="e3e3e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implementing these recommendations and effectively communicating the importance of security to stakeholders, Botium Toys can significantly reduce risks and build a more robust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